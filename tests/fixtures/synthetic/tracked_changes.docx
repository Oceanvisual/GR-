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1.1. Пропуск выдаётся специалистом отдела пропусков.</w:t>
      </w:r>
    </w:p>
    <w:p>
      <w:r>
        <w:t xml:space="preserve">1.2. Срок выдачи пропуска составляет </w:t>
      </w:r>
      <w:del w:id="1" w:author="fixtures" w:date="2024-01-15T00:00:00Z">
        <w:r>
          <w:delText>десять</w:delText>
        </w:r>
      </w:del>
      <w:ins w:id="2" w:author="fixtures" w:date="2024-01-15T00:00:00Z">
        <w:r>
          <w:t>пять</w:t>
        </w:r>
      </w:ins>
      <w:r>
        <w:t xml:space="preserve"> рабочих дней.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fixtures</dc:creator>
  <cp:keywords/>
  <dc:description>generated by python-docx</dc:description>
  <cp:lastModifiedBy/>
  <cp:revision>1</cp:revision>
  <dcterms:created xsi:type="dcterms:W3CDTF">2024-01-15T00:00:00Z</dcterms:created>
  <dcterms:modified xsi:type="dcterms:W3CDTF">2024-01-15T00:00:00Z</dcterms:modified>
  <cp:category/>
</cp:coreProperties>
</file>